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2102" w:rsidRDefault="00022102" w:rsidP="00066645">
      <w:pPr>
        <w:pStyle w:val="Heading1"/>
      </w:pPr>
      <w:r>
        <w:t>Modelo</w:t>
      </w:r>
    </w:p>
    <w:p w:rsidR="00022102" w:rsidRPr="009103D3" w:rsidRDefault="00022102" w:rsidP="00022102">
      <w:pPr>
        <w:rPr>
          <w:sz w:val="28"/>
        </w:rPr>
      </w:pPr>
      <w:r>
        <w:t>O eProfile é</w:t>
      </w:r>
      <w:r w:rsidR="009103D3">
        <w:t xml:space="preserve"> um modelo genérico orientado a agentes para gerenciamento de perfil em ambientes distribuídos.</w:t>
      </w:r>
      <w:r w:rsidR="009103D3" w:rsidRPr="00270477">
        <w:t xml:space="preserve"> </w:t>
      </w:r>
      <w:r w:rsidR="004B12DD" w:rsidRPr="00270477">
        <w:t>O modelo prevê o uso das in</w:t>
      </w:r>
      <w:r w:rsidR="004B12DD">
        <w:t xml:space="preserve">formações contidas na trilha de uma entidade </w:t>
      </w:r>
      <w:r w:rsidR="004B12DD" w:rsidRPr="00270477">
        <w:t>para inferir seu modelo, além da possibilidade de estender o perfil com informações necessárias a diferentes aplicações (</w:t>
      </w:r>
      <w:r w:rsidR="004B12DD">
        <w:t xml:space="preserve">tais como </w:t>
      </w:r>
      <w:r w:rsidR="004B12DD" w:rsidRPr="00270477">
        <w:t>ed</w:t>
      </w:r>
      <w:r w:rsidR="004B12DD" w:rsidRPr="00270477">
        <w:t xml:space="preserve">ucação, </w:t>
      </w:r>
      <w:r w:rsidR="004B12DD">
        <w:t>comércio, saúde, entretenimento e redes sociais</w:t>
      </w:r>
      <w:r w:rsidR="004B12DD" w:rsidRPr="00270477">
        <w:t>)</w:t>
      </w:r>
      <w:r w:rsidR="004B12DD">
        <w:t xml:space="preserve">. O modelo de </w:t>
      </w:r>
      <w:r w:rsidR="004B12DD">
        <w:t>inferência proposto pode ser tanto pré-definido pelo sistema</w:t>
      </w:r>
      <w:r w:rsidR="009103D3">
        <w:t xml:space="preserve"> </w:t>
      </w:r>
      <w:r>
        <w:t>quanto especificadas pelos clientes</w:t>
      </w:r>
      <w:ins w:id="0" w:author="Debora Nice Ferrari Barbosa" w:date="2011-07-14T14:43:00Z">
        <w:r w:rsidR="004B12DD">
          <w:t xml:space="preserve"> (customizada)</w:t>
        </w:r>
      </w:ins>
      <w:r>
        <w:t>.</w:t>
      </w:r>
    </w:p>
    <w:p w:rsidR="00022102" w:rsidRDefault="00022102" w:rsidP="00022102">
      <w:r>
        <w:t xml:space="preserve">A </w:t>
      </w:r>
      <w:r w:rsidR="008A3CA4">
        <w:fldChar w:fldCharType="begin"/>
      </w:r>
      <w:r w:rsidR="004B12DD">
        <w:instrText xml:space="preserve"> REF _Ref298079180 \h </w:instrText>
      </w:r>
      <w:r w:rsidR="008A3CA4">
        <w:fldChar w:fldCharType="separate"/>
      </w:r>
      <w:r w:rsidR="004B12DD">
        <w:t xml:space="preserve">Figura </w:t>
      </w:r>
      <w:r w:rsidR="004B12DD">
        <w:rPr>
          <w:noProof/>
        </w:rPr>
        <w:t>1</w:t>
      </w:r>
      <w:r w:rsidR="008A3CA4">
        <w:fldChar w:fldCharType="end"/>
      </w:r>
      <w:r>
        <w:t>apresenta o modelo, que é organizado em três partes.</w:t>
      </w:r>
    </w:p>
    <w:p w:rsidR="00066645" w:rsidRDefault="004B12DD" w:rsidP="00066645">
      <w:pPr>
        <w:keepNext/>
      </w:pPr>
      <w:r w:rsidRPr="00066645">
        <w:rPr>
          <w:noProof/>
          <w:lang w:eastAsia="pt-BR"/>
        </w:rPr>
        <w:drawing>
          <wp:inline distT="0" distB="0" distL="0" distR="0">
            <wp:extent cx="5400040" cy="4584963"/>
            <wp:effectExtent l="19050" t="0" r="0" b="0"/>
            <wp:docPr id="2" name="Object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7572428" cy="6429420"/>
                      <a:chOff x="357158" y="214290"/>
                      <a:chExt cx="7572428" cy="6429420"/>
                    </a:xfrm>
                  </a:grpSpPr>
                  <a:sp>
                    <a:nvSpPr>
                      <a:cNvPr id="5" name="Rectangle 4"/>
                      <a:cNvSpPr/>
                    </a:nvSpPr>
                    <a:spPr>
                      <a:xfrm>
                        <a:off x="357158" y="214290"/>
                        <a:ext cx="7572428" cy="500066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t"/>
                        <a:lstStyle>
                          <a:defPPr>
                            <a:defRPr lang="pt-B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pt-BR" b="1" i="1" dirty="0" smtClean="0"/>
                            <a:t>eProfile</a:t>
                          </a:r>
                          <a:endParaRPr lang="pt-BR" b="1" i="1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8" name="Rectangle 7"/>
                      <a:cNvSpPr/>
                    </a:nvSpPr>
                    <a:spPr>
                      <a:xfrm>
                        <a:off x="1428728" y="5643578"/>
                        <a:ext cx="2071702" cy="1000132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pt-B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pt-BR" b="1" i="1" dirty="0" smtClean="0"/>
                            <a:t>Gerenciador de Trilhas</a:t>
                          </a:r>
                          <a:endParaRPr lang="pt-BR" b="1" i="1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9" name="Rectangle 8"/>
                      <a:cNvSpPr/>
                    </a:nvSpPr>
                    <a:spPr>
                      <a:xfrm>
                        <a:off x="4786314" y="5643578"/>
                        <a:ext cx="2357454" cy="100010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pt-B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pt-BR" b="1" i="1" dirty="0" smtClean="0"/>
                            <a:t>Clientes</a:t>
                          </a:r>
                          <a:endParaRPr lang="pt-BR" b="1" i="1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10" name="Rectangle 9"/>
                      <a:cNvSpPr/>
                    </a:nvSpPr>
                    <a:spPr>
                      <a:xfrm>
                        <a:off x="642910" y="642918"/>
                        <a:ext cx="2990872" cy="3152796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</a:spPr>
                    <a:txSp>
                      <a:txBody>
                        <a:bodyPr rtlCol="0" anchor="t"/>
                        <a:lstStyle>
                          <a:defPPr>
                            <a:defRPr lang="pt-B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pt-BR" dirty="0" smtClean="0"/>
                            <a:t>Perfil</a:t>
                          </a:r>
                          <a:endParaRPr lang="pt-BR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11" name="Rectangle 10"/>
                      <a:cNvSpPr/>
                    </a:nvSpPr>
                    <a:spPr>
                      <a:xfrm>
                        <a:off x="795310" y="1142984"/>
                        <a:ext cx="2705120" cy="114300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t"/>
                        <a:lstStyle>
                          <a:defPPr>
                            <a:defRPr lang="pt-B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pt-BR" sz="1600" dirty="0" smtClean="0"/>
                            <a:t>Dados Pré-Definidos</a:t>
                          </a:r>
                          <a:endParaRPr lang="pt-BR" sz="1600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12" name="Rectangle 11"/>
                      <a:cNvSpPr/>
                    </a:nvSpPr>
                    <a:spPr>
                      <a:xfrm>
                        <a:off x="785786" y="2428868"/>
                        <a:ext cx="2705120" cy="114300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t"/>
                        <a:lstStyle>
                          <a:defPPr>
                            <a:defRPr lang="pt-B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pt-BR" dirty="0" smtClean="0"/>
                            <a:t>Dados Livres</a:t>
                          </a:r>
                          <a:endParaRPr lang="pt-BR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13" name="Rounded Rectangle 12"/>
                      <a:cNvSpPr/>
                    </a:nvSpPr>
                    <a:spPr>
                      <a:xfrm>
                        <a:off x="928662" y="1571612"/>
                        <a:ext cx="1143008" cy="500066"/>
                      </a:xfrm>
                      <a:prstGeom prst="round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pt-B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pt-BR" sz="1400" dirty="0" smtClean="0"/>
                            <a:t>Informados</a:t>
                          </a:r>
                          <a:endParaRPr lang="pt-BR" sz="1400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14" name="Rounded Rectangle 13"/>
                      <a:cNvSpPr/>
                    </a:nvSpPr>
                    <a:spPr>
                      <a:xfrm>
                        <a:off x="2214546" y="1571612"/>
                        <a:ext cx="1143008" cy="500066"/>
                      </a:xfrm>
                      <a:prstGeom prst="round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pt-B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pt-BR" sz="1400" dirty="0" smtClean="0"/>
                            <a:t>Inferidos</a:t>
                          </a:r>
                          <a:endParaRPr lang="pt-BR" sz="1400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15" name="Rounded Rectangle 14"/>
                      <a:cNvSpPr/>
                    </a:nvSpPr>
                    <a:spPr>
                      <a:xfrm>
                        <a:off x="928662" y="2857496"/>
                        <a:ext cx="1143008" cy="500066"/>
                      </a:xfrm>
                      <a:prstGeom prst="round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pt-B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pt-BR" sz="1400" dirty="0" smtClean="0"/>
                            <a:t>Informados</a:t>
                          </a:r>
                          <a:endParaRPr lang="pt-BR" sz="1400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16" name="Rounded Rectangle 15"/>
                      <a:cNvSpPr/>
                    </a:nvSpPr>
                    <a:spPr>
                      <a:xfrm>
                        <a:off x="2214546" y="2857496"/>
                        <a:ext cx="1143008" cy="500066"/>
                      </a:xfrm>
                      <a:prstGeom prst="round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pt-B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pt-BR" sz="1400" dirty="0" smtClean="0"/>
                            <a:t>Inferidos</a:t>
                          </a:r>
                          <a:endParaRPr lang="pt-BR" sz="1400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17" name="Rectangle 16"/>
                      <a:cNvSpPr/>
                    </a:nvSpPr>
                    <a:spPr>
                      <a:xfrm>
                        <a:off x="4143372" y="642918"/>
                        <a:ext cx="3357586" cy="1143008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</a:spPr>
                    <a:txSp>
                      <a:txBody>
                        <a:bodyPr rtlCol="0" anchor="t"/>
                        <a:lstStyle>
                          <a:defPPr>
                            <a:defRPr lang="pt-B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pt-BR" dirty="0" smtClean="0"/>
                            <a:t>Regras Pré-Definidas</a:t>
                          </a:r>
                          <a:endParaRPr lang="pt-BR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18" name="Rectangle 17"/>
                      <a:cNvSpPr/>
                    </a:nvSpPr>
                    <a:spPr>
                      <a:xfrm>
                        <a:off x="4143372" y="2214554"/>
                        <a:ext cx="3357586" cy="1214446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</a:spPr>
                    <a:txSp>
                      <a:txBody>
                        <a:bodyPr rtlCol="0" anchor="t"/>
                        <a:lstStyle>
                          <a:defPPr>
                            <a:defRPr lang="pt-B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pt-BR" dirty="0" smtClean="0"/>
                            <a:t>Regras Customizadas</a:t>
                          </a:r>
                          <a:endParaRPr lang="pt-BR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19" name="Rounded Rectangle 18"/>
                      <a:cNvSpPr/>
                    </a:nvSpPr>
                    <a:spPr>
                      <a:xfrm>
                        <a:off x="4286248" y="1142984"/>
                        <a:ext cx="928694" cy="500066"/>
                      </a:xfrm>
                      <a:prstGeom prst="round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pt-B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pt-BR" sz="1400" dirty="0" smtClean="0"/>
                            <a:t>Regra</a:t>
                          </a:r>
                          <a:endParaRPr lang="pt-BR" sz="1400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20" name="Rounded Rectangle 19"/>
                      <a:cNvSpPr/>
                    </a:nvSpPr>
                    <a:spPr>
                      <a:xfrm>
                        <a:off x="5357818" y="1142984"/>
                        <a:ext cx="928694" cy="500066"/>
                      </a:xfrm>
                      <a:prstGeom prst="round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pt-B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pt-BR" sz="1400" dirty="0" smtClean="0"/>
                            <a:t>Regra</a:t>
                          </a:r>
                          <a:endParaRPr lang="pt-BR" sz="1400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21" name="Rounded Rectangle 20"/>
                      <a:cNvSpPr/>
                    </a:nvSpPr>
                    <a:spPr>
                      <a:xfrm>
                        <a:off x="6429388" y="1142984"/>
                        <a:ext cx="928694" cy="500066"/>
                      </a:xfrm>
                      <a:prstGeom prst="round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pt-B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pt-BR" sz="1400" dirty="0" smtClean="0"/>
                            <a:t>Regra</a:t>
                          </a:r>
                          <a:endParaRPr lang="pt-BR" sz="1400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22" name="Rounded Rectangle 21"/>
                      <a:cNvSpPr/>
                    </a:nvSpPr>
                    <a:spPr>
                      <a:xfrm>
                        <a:off x="4286248" y="2714620"/>
                        <a:ext cx="928694" cy="500066"/>
                      </a:xfrm>
                      <a:prstGeom prst="round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pt-B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pt-BR" sz="1400" dirty="0" smtClean="0"/>
                            <a:t>Regra</a:t>
                          </a:r>
                          <a:endParaRPr lang="pt-BR" sz="1400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23" name="Rounded Rectangle 22"/>
                      <a:cNvSpPr/>
                    </a:nvSpPr>
                    <a:spPr>
                      <a:xfrm>
                        <a:off x="5357818" y="2714620"/>
                        <a:ext cx="928694" cy="500066"/>
                      </a:xfrm>
                      <a:prstGeom prst="round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pt-B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pt-BR" sz="1400" dirty="0" smtClean="0"/>
                            <a:t>Regra</a:t>
                          </a:r>
                          <a:endParaRPr lang="pt-BR" sz="1400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24" name="Rounded Rectangle 23"/>
                      <a:cNvSpPr/>
                    </a:nvSpPr>
                    <a:spPr>
                      <a:xfrm>
                        <a:off x="6429388" y="2714620"/>
                        <a:ext cx="928694" cy="500066"/>
                      </a:xfrm>
                      <a:prstGeom prst="round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pt-B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pt-BR" sz="1400" dirty="0" smtClean="0"/>
                            <a:t>Regra</a:t>
                          </a:r>
                          <a:endParaRPr lang="pt-BR" sz="1400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grpSp>
                    <a:nvGrpSpPr>
                      <a:cNvPr id="2" name="Group 34"/>
                      <a:cNvGrpSpPr/>
                    </a:nvGrpSpPr>
                    <a:grpSpPr>
                      <a:xfrm>
                        <a:off x="642910" y="3929066"/>
                        <a:ext cx="857256" cy="1143008"/>
                        <a:chOff x="642910" y="3929066"/>
                        <a:chExt cx="1214446" cy="1143008"/>
                      </a:xfrm>
                    </a:grpSpPr>
                    <a:sp>
                      <a:nvSpPr>
                        <a:cNvPr id="28" name="Rectangle 27"/>
                        <a:cNvSpPr/>
                      </a:nvSpPr>
                      <a:spPr>
                        <a:xfrm>
                          <a:off x="642910" y="3929066"/>
                          <a:ext cx="1214446" cy="114300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a:spPr>
                      <a:txSp>
                        <a:txBody>
                          <a:bodyPr rtlCol="0" anchor="t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pt-BR" sz="1400" dirty="0" smtClean="0"/>
                              <a:t>Perfil</a:t>
                            </a:r>
                            <a:endParaRPr lang="pt-BR" sz="1400" dirty="0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  <a:sp>
                      <a:nvSpPr>
                        <a:cNvPr id="29" name="Rectangle 28"/>
                        <a:cNvSpPr/>
                      </a:nvSpPr>
                      <a:spPr>
                        <a:xfrm>
                          <a:off x="714348" y="4214818"/>
                          <a:ext cx="1071570" cy="357190"/>
                        </a:xfrm>
                        <a:prstGeom prst="rect">
                          <a:avLst/>
                        </a:prstGeom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pt-BR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  <a:sp>
                      <a:nvSpPr>
                        <a:cNvPr id="30" name="Rounded Rectangle 29"/>
                        <a:cNvSpPr/>
                      </a:nvSpPr>
                      <a:spPr>
                        <a:xfrm>
                          <a:off x="785786" y="4286256"/>
                          <a:ext cx="428628" cy="214314"/>
                        </a:xfrm>
                        <a:prstGeom prst="roundRect">
                          <a:avLst/>
                        </a:prstGeom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pt-BR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  <a:sp>
                      <a:nvSpPr>
                        <a:cNvPr id="31" name="Rounded Rectangle 30"/>
                        <a:cNvSpPr/>
                      </a:nvSpPr>
                      <a:spPr>
                        <a:xfrm>
                          <a:off x="1285852" y="4286256"/>
                          <a:ext cx="428628" cy="214314"/>
                        </a:xfrm>
                        <a:prstGeom prst="roundRect">
                          <a:avLst/>
                        </a:prstGeom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pt-BR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  <a:sp>
                      <a:nvSpPr>
                        <a:cNvPr id="32" name="Rectangle 31"/>
                        <a:cNvSpPr/>
                      </a:nvSpPr>
                      <a:spPr>
                        <a:xfrm>
                          <a:off x="714348" y="4643446"/>
                          <a:ext cx="1071570" cy="357190"/>
                        </a:xfrm>
                        <a:prstGeom prst="rect">
                          <a:avLst/>
                        </a:prstGeom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pt-BR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  <a:sp>
                      <a:nvSpPr>
                        <a:cNvPr id="33" name="Rounded Rectangle 32"/>
                        <a:cNvSpPr/>
                      </a:nvSpPr>
                      <a:spPr>
                        <a:xfrm>
                          <a:off x="785786" y="4714884"/>
                          <a:ext cx="428628" cy="214314"/>
                        </a:xfrm>
                        <a:prstGeom prst="roundRect">
                          <a:avLst/>
                        </a:prstGeom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pt-BR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  <a:sp>
                      <a:nvSpPr>
                        <a:cNvPr id="34" name="Rounded Rectangle 33"/>
                        <a:cNvSpPr/>
                      </a:nvSpPr>
                      <a:spPr>
                        <a:xfrm>
                          <a:off x="1285852" y="4714884"/>
                          <a:ext cx="428628" cy="214314"/>
                        </a:xfrm>
                        <a:prstGeom prst="roundRect">
                          <a:avLst/>
                        </a:prstGeom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pt-BR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</a:grpSp>
                  <a:grpSp>
                    <a:nvGrpSpPr>
                      <a:cNvPr id="3" name="Group 67"/>
                      <a:cNvGrpSpPr/>
                    </a:nvGrpSpPr>
                    <a:grpSpPr>
                      <a:xfrm>
                        <a:off x="2786050" y="3929066"/>
                        <a:ext cx="857256" cy="1143008"/>
                        <a:chOff x="642910" y="3929066"/>
                        <a:chExt cx="1214446" cy="1143008"/>
                      </a:xfrm>
                    </a:grpSpPr>
                    <a:sp>
                      <a:nvSpPr>
                        <a:cNvPr id="69" name="Rectangle 68"/>
                        <a:cNvSpPr/>
                      </a:nvSpPr>
                      <a:spPr>
                        <a:xfrm>
                          <a:off x="642910" y="3929066"/>
                          <a:ext cx="1214446" cy="114300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a:spPr>
                      <a:txSp>
                        <a:txBody>
                          <a:bodyPr rtlCol="0" anchor="t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pt-BR" sz="1400" dirty="0" smtClean="0"/>
                              <a:t>Perfil</a:t>
                            </a:r>
                            <a:endParaRPr lang="pt-BR" sz="1400" dirty="0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  <a:sp>
                      <a:nvSpPr>
                        <a:cNvPr id="70" name="Rectangle 69"/>
                        <a:cNvSpPr/>
                      </a:nvSpPr>
                      <a:spPr>
                        <a:xfrm>
                          <a:off x="714348" y="4214818"/>
                          <a:ext cx="1071570" cy="357190"/>
                        </a:xfrm>
                        <a:prstGeom prst="rect">
                          <a:avLst/>
                        </a:prstGeom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pt-BR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  <a:sp>
                      <a:nvSpPr>
                        <a:cNvPr id="71" name="Rounded Rectangle 70"/>
                        <a:cNvSpPr/>
                      </a:nvSpPr>
                      <a:spPr>
                        <a:xfrm>
                          <a:off x="785786" y="4286256"/>
                          <a:ext cx="428628" cy="214314"/>
                        </a:xfrm>
                        <a:prstGeom prst="roundRect">
                          <a:avLst/>
                        </a:prstGeom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pt-BR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  <a:sp>
                      <a:nvSpPr>
                        <a:cNvPr id="72" name="Rounded Rectangle 71"/>
                        <a:cNvSpPr/>
                      </a:nvSpPr>
                      <a:spPr>
                        <a:xfrm>
                          <a:off x="1285852" y="4286256"/>
                          <a:ext cx="428628" cy="214314"/>
                        </a:xfrm>
                        <a:prstGeom prst="roundRect">
                          <a:avLst/>
                        </a:prstGeom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pt-BR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  <a:sp>
                      <a:nvSpPr>
                        <a:cNvPr id="73" name="Rectangle 72"/>
                        <a:cNvSpPr/>
                      </a:nvSpPr>
                      <a:spPr>
                        <a:xfrm>
                          <a:off x="714348" y="4643446"/>
                          <a:ext cx="1071570" cy="357190"/>
                        </a:xfrm>
                        <a:prstGeom prst="rect">
                          <a:avLst/>
                        </a:prstGeom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pt-BR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  <a:sp>
                      <a:nvSpPr>
                        <a:cNvPr id="74" name="Rounded Rectangle 73"/>
                        <a:cNvSpPr/>
                      </a:nvSpPr>
                      <a:spPr>
                        <a:xfrm>
                          <a:off x="785786" y="4714884"/>
                          <a:ext cx="428628" cy="214314"/>
                        </a:xfrm>
                        <a:prstGeom prst="roundRect">
                          <a:avLst/>
                        </a:prstGeom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pt-BR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  <a:sp>
                      <a:nvSpPr>
                        <a:cNvPr id="75" name="Rounded Rectangle 74"/>
                        <a:cNvSpPr/>
                      </a:nvSpPr>
                      <a:spPr>
                        <a:xfrm>
                          <a:off x="1285852" y="4714884"/>
                          <a:ext cx="428628" cy="214314"/>
                        </a:xfrm>
                        <a:prstGeom prst="roundRect">
                          <a:avLst/>
                        </a:prstGeom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pt-BR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</a:grpSp>
                  <a:grpSp>
                    <a:nvGrpSpPr>
                      <a:cNvPr id="4" name="Group 75"/>
                      <a:cNvGrpSpPr/>
                    </a:nvGrpSpPr>
                    <a:grpSpPr>
                      <a:xfrm>
                        <a:off x="1714480" y="3929066"/>
                        <a:ext cx="857256" cy="1143008"/>
                        <a:chOff x="642910" y="3929066"/>
                        <a:chExt cx="1214446" cy="1143008"/>
                      </a:xfrm>
                    </a:grpSpPr>
                    <a:sp>
                      <a:nvSpPr>
                        <a:cNvPr id="77" name="Rectangle 76"/>
                        <a:cNvSpPr/>
                      </a:nvSpPr>
                      <a:spPr>
                        <a:xfrm>
                          <a:off x="642910" y="3929066"/>
                          <a:ext cx="1214446" cy="114300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a:spPr>
                      <a:txSp>
                        <a:txBody>
                          <a:bodyPr rtlCol="0" anchor="t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pt-BR" sz="1400" dirty="0" smtClean="0"/>
                              <a:t>Perfil</a:t>
                            </a:r>
                            <a:endParaRPr lang="pt-BR" sz="1400" dirty="0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  <a:sp>
                      <a:nvSpPr>
                        <a:cNvPr id="78" name="Rectangle 77"/>
                        <a:cNvSpPr/>
                      </a:nvSpPr>
                      <a:spPr>
                        <a:xfrm>
                          <a:off x="714348" y="4214818"/>
                          <a:ext cx="1071570" cy="357190"/>
                        </a:xfrm>
                        <a:prstGeom prst="rect">
                          <a:avLst/>
                        </a:prstGeom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pt-BR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  <a:sp>
                      <a:nvSpPr>
                        <a:cNvPr id="79" name="Rounded Rectangle 78"/>
                        <a:cNvSpPr/>
                      </a:nvSpPr>
                      <a:spPr>
                        <a:xfrm>
                          <a:off x="785786" y="4286256"/>
                          <a:ext cx="428628" cy="214314"/>
                        </a:xfrm>
                        <a:prstGeom prst="roundRect">
                          <a:avLst/>
                        </a:prstGeom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pt-BR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  <a:sp>
                      <a:nvSpPr>
                        <a:cNvPr id="80" name="Rounded Rectangle 79"/>
                        <a:cNvSpPr/>
                      </a:nvSpPr>
                      <a:spPr>
                        <a:xfrm>
                          <a:off x="1285852" y="4286256"/>
                          <a:ext cx="428628" cy="214314"/>
                        </a:xfrm>
                        <a:prstGeom prst="roundRect">
                          <a:avLst/>
                        </a:prstGeom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pt-BR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  <a:sp>
                      <a:nvSpPr>
                        <a:cNvPr id="81" name="Rectangle 80"/>
                        <a:cNvSpPr/>
                      </a:nvSpPr>
                      <a:spPr>
                        <a:xfrm>
                          <a:off x="714348" y="4643446"/>
                          <a:ext cx="1071570" cy="357190"/>
                        </a:xfrm>
                        <a:prstGeom prst="rect">
                          <a:avLst/>
                        </a:prstGeom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pt-BR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  <a:sp>
                      <a:nvSpPr>
                        <a:cNvPr id="82" name="Rounded Rectangle 81"/>
                        <a:cNvSpPr/>
                      </a:nvSpPr>
                      <a:spPr>
                        <a:xfrm>
                          <a:off x="785786" y="4714884"/>
                          <a:ext cx="428628" cy="214314"/>
                        </a:xfrm>
                        <a:prstGeom prst="roundRect">
                          <a:avLst/>
                        </a:prstGeom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pt-BR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  <a:sp>
                      <a:nvSpPr>
                        <a:cNvPr id="83" name="Rounded Rectangle 82"/>
                        <a:cNvSpPr/>
                      </a:nvSpPr>
                      <a:spPr>
                        <a:xfrm>
                          <a:off x="1285852" y="4714884"/>
                          <a:ext cx="428628" cy="214314"/>
                        </a:xfrm>
                        <a:prstGeom prst="roundRect">
                          <a:avLst/>
                        </a:prstGeom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pt-BR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</a:grpSp>
                  <a:cxnSp>
                    <a:nvCxnSpPr>
                      <a:cNvPr id="56" name="Straight Arrow Connector 55"/>
                      <a:cNvCxnSpPr/>
                    </a:nvCxnSpPr>
                    <a:spPr>
                      <a:xfrm rot="5400000" flipH="1" flipV="1">
                        <a:off x="2286778" y="5428470"/>
                        <a:ext cx="428628" cy="1588"/>
                      </a:xfrm>
                      <a:prstGeom prst="straightConnector1">
                        <a:avLst/>
                      </a:prstGeom>
                      <a:ln>
                        <a:headEnd type="none"/>
                        <a:tailEnd type="arrow"/>
                      </a:ln>
                      <a:effectLst/>
                    </a:spPr>
                    <a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59" name="Straight Arrow Connector 58"/>
                      <a:cNvCxnSpPr/>
                    </a:nvCxnSpPr>
                    <a:spPr>
                      <a:xfrm rot="5400000" flipH="1" flipV="1">
                        <a:off x="5644364" y="5428470"/>
                        <a:ext cx="428628" cy="1588"/>
                      </a:xfrm>
                      <a:prstGeom prst="straightConnector1">
                        <a:avLst/>
                      </a:prstGeom>
                      <a:ln>
                        <a:headEnd type="arrow"/>
                        <a:tailEnd type="arrow"/>
                      </a:ln>
                      <a:effectLst/>
                    </a:spPr>
                    <a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60" name="Straight Arrow Connector 59"/>
                      <a:cNvCxnSpPr>
                        <a:stCxn id="8" idx="3"/>
                        <a:endCxn id="9" idx="1"/>
                      </a:cNvCxnSpPr>
                    </a:nvCxnSpPr>
                    <a:spPr>
                      <a:xfrm flipV="1">
                        <a:off x="3500430" y="6143632"/>
                        <a:ext cx="1285884" cy="12"/>
                      </a:xfrm>
                      <a:prstGeom prst="straightConnector1">
                        <a:avLst/>
                      </a:prstGeom>
                      <a:ln>
                        <a:headEnd type="arrow"/>
                        <a:tailEnd type="none"/>
                      </a:ln>
                      <a:effectLst/>
                    </a:spPr>
                    <a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a:style>
                  </a:cxnSp>
                </lc:lockedCanvas>
              </a:graphicData>
            </a:graphic>
          </wp:inline>
        </w:drawing>
      </w:r>
    </w:p>
    <w:p w:rsidR="00066645" w:rsidRDefault="004B12DD" w:rsidP="00066645">
      <w:pPr>
        <w:pStyle w:val="Caption"/>
      </w:pPr>
      <w:bookmarkStart w:id="1" w:name="_Ref298079180"/>
      <w:commentRangeStart w:id="2"/>
      <w:r>
        <w:t xml:space="preserve">Figura </w:t>
      </w:r>
      <w:fldSimple w:instr=" SEQ Figura \* ARABIC ">
        <w:r>
          <w:rPr>
            <w:noProof/>
          </w:rPr>
          <w:t>1</w:t>
        </w:r>
      </w:fldSimple>
      <w:bookmarkEnd w:id="1"/>
      <w:r>
        <w:t xml:space="preserve"> - Modelo do eProfile</w:t>
      </w:r>
      <w:commentRangeEnd w:id="2"/>
      <w:r>
        <w:rPr>
          <w:rStyle w:val="CommentReference"/>
          <w:bCs w:val="0"/>
          <w:vanish/>
        </w:rPr>
        <w:commentReference w:id="2"/>
      </w:r>
    </w:p>
    <w:p w:rsidR="009103D3" w:rsidRDefault="004B12DD" w:rsidP="000C4826">
      <w:r>
        <w:t>O eProfile</w:t>
      </w:r>
      <w:r w:rsidR="009103D3">
        <w:t xml:space="preserve"> </w:t>
      </w:r>
      <w:r>
        <w:t>i</w:t>
      </w:r>
      <w:r w:rsidR="00022102">
        <w:t xml:space="preserve">nterage com o </w:t>
      </w:r>
      <w:r>
        <w:t>G</w:t>
      </w:r>
      <w:r w:rsidR="00022102">
        <w:t xml:space="preserve">erenciador de </w:t>
      </w:r>
      <w:r>
        <w:t>T</w:t>
      </w:r>
      <w:r w:rsidR="00022102">
        <w:t xml:space="preserve">rilhas através de uma interface padronizada, </w:t>
      </w:r>
      <w:r>
        <w:t>buscando</w:t>
      </w:r>
      <w:r w:rsidR="00022102">
        <w:t xml:space="preserve"> as informações necessárias para a inferência dos perfis. </w:t>
      </w:r>
    </w:p>
    <w:p w:rsidR="00022102" w:rsidRDefault="00022102" w:rsidP="000C4826">
      <w:r>
        <w:t xml:space="preserve">O </w:t>
      </w:r>
      <w:r w:rsidR="004B12DD">
        <w:t>G</w:t>
      </w:r>
      <w:r>
        <w:t xml:space="preserve">erenciador de </w:t>
      </w:r>
      <w:r w:rsidR="004B12DD">
        <w:t>T</w:t>
      </w:r>
      <w:r>
        <w:t xml:space="preserve">rilhas é o módulo responsável por armazenar as trilhas, fornecendo uma interface que permita a consulta </w:t>
      </w:r>
      <w:r w:rsidR="004B12DD">
        <w:t>dos dados contidos na Trilha</w:t>
      </w:r>
      <w:r>
        <w:t xml:space="preserve"> dentro de parâmetros específicos (por exemplo, entidade ou data). O gerenciador de trilhas pode usar qualquer ontologia para o armazenamento das trilhas, desde que forneça </w:t>
      </w:r>
      <w:r w:rsidR="004B12DD">
        <w:t>as mesmas</w:t>
      </w:r>
      <w:r>
        <w:t xml:space="preserve"> no formato especificado pelo eProfile.</w:t>
      </w:r>
      <w:r w:rsidR="004B12DD">
        <w:t>Desta forma, é pré-requisito para o eProfile que o  Gerenciador de Trilhas</w:t>
      </w:r>
      <w:r w:rsidR="004B12DD">
        <w:t xml:space="preserve"> que implemente uma interface padrão para comunicação .</w:t>
      </w:r>
    </w:p>
    <w:p w:rsidR="00022102" w:rsidRDefault="00022102" w:rsidP="00022102">
      <w:commentRangeStart w:id="3"/>
      <w:r>
        <w:lastRenderedPageBreak/>
        <w:t>Os clientes referem-se a dispositivos que se comunicam com o gerenciador de trilhas e com o eProfile. Estes clientes fazem o registro de seus eventos dentro do gerenciador de trilhas. O eProfile e o gerenciador de trilhas trabalham em conjunto, independente dos clientes, de modo a manter as informações de perfil pré-processadas dentro do eProfile.</w:t>
      </w:r>
      <w:commentRangeEnd w:id="3"/>
      <w:r w:rsidR="004B12DD">
        <w:rPr>
          <w:rStyle w:val="CommentReference"/>
          <w:vanish/>
        </w:rPr>
        <w:commentReference w:id="3"/>
      </w:r>
    </w:p>
    <w:p w:rsidR="00022102" w:rsidRDefault="00022102" w:rsidP="00066645">
      <w:pPr>
        <w:pStyle w:val="Heading2"/>
      </w:pPr>
      <w:r>
        <w:t>Modelo de Dados</w:t>
      </w:r>
    </w:p>
    <w:p w:rsidR="00022102" w:rsidRDefault="00022102" w:rsidP="00022102">
      <w:r>
        <w:t xml:space="preserve">O perfil de uma </w:t>
      </w:r>
      <w:commentRangeStart w:id="4"/>
      <w:r>
        <w:t xml:space="preserve">entidade </w:t>
      </w:r>
      <w:commentRangeEnd w:id="4"/>
      <w:r w:rsidR="004B12DD">
        <w:rPr>
          <w:rStyle w:val="CommentReference"/>
          <w:vanish/>
        </w:rPr>
        <w:commentReference w:id="4"/>
      </w:r>
      <w:r>
        <w:t>diz respeito a um conjunto de dados que contém todas as informações de perfil daquela entidade. O perfil é composto de duas partes</w:t>
      </w:r>
      <w:r w:rsidR="004B12DD">
        <w:t xml:space="preserve">, segundo ilustrado na </w:t>
      </w:r>
      <w:r w:rsidR="008A3CA4">
        <w:fldChar w:fldCharType="begin"/>
      </w:r>
      <w:r w:rsidR="004B12DD">
        <w:instrText xml:space="preserve"> REF _Ref298079180 \h </w:instrText>
      </w:r>
      <w:r w:rsidR="008A3CA4">
        <w:fldChar w:fldCharType="separate"/>
      </w:r>
      <w:r w:rsidR="004B12DD">
        <w:t xml:space="preserve">Figura </w:t>
      </w:r>
      <w:r w:rsidR="004B12DD">
        <w:rPr>
          <w:noProof/>
        </w:rPr>
        <w:t>1</w:t>
      </w:r>
      <w:r w:rsidR="008A3CA4">
        <w:fldChar w:fldCharType="end"/>
      </w:r>
      <w:r>
        <w:t>:</w:t>
      </w:r>
    </w:p>
    <w:p w:rsidR="00022102" w:rsidRDefault="00022102" w:rsidP="0039465F">
      <w:pPr>
        <w:pStyle w:val="ListParagraph"/>
        <w:numPr>
          <w:ilvl w:val="0"/>
          <w:numId w:val="3"/>
        </w:numPr>
      </w:pPr>
      <w:r w:rsidRPr="0039465F">
        <w:rPr>
          <w:b/>
        </w:rPr>
        <w:t>dados pré-definidos</w:t>
      </w:r>
      <w:r>
        <w:t xml:space="preserve">: referem-se a uma ontologia de dados pré-definida pelo eProfile. </w:t>
      </w:r>
      <w:commentRangeStart w:id="5"/>
      <w:r>
        <w:t xml:space="preserve">A ontologia ainda está pendente de definição. </w:t>
      </w:r>
      <w:commentRangeEnd w:id="5"/>
      <w:r w:rsidR="004B12DD">
        <w:rPr>
          <w:rStyle w:val="CommentReference"/>
          <w:vanish/>
        </w:rPr>
        <w:commentReference w:id="5"/>
      </w:r>
      <w:commentRangeStart w:id="6"/>
      <w:r>
        <w:t>Estas informações serão utilizadas pelos algoritmos de inferência pré-definidos no eProfile</w:t>
      </w:r>
      <w:commentRangeEnd w:id="6"/>
      <w:r w:rsidR="004B12DD">
        <w:rPr>
          <w:rStyle w:val="CommentReference"/>
          <w:vanish/>
        </w:rPr>
        <w:commentReference w:id="6"/>
      </w:r>
      <w:r>
        <w:t>;</w:t>
      </w:r>
    </w:p>
    <w:p w:rsidR="00022102" w:rsidRDefault="00022102" w:rsidP="0039465F">
      <w:pPr>
        <w:pStyle w:val="ListParagraph"/>
        <w:numPr>
          <w:ilvl w:val="0"/>
          <w:numId w:val="3"/>
        </w:numPr>
      </w:pPr>
      <w:r w:rsidRPr="0039465F">
        <w:rPr>
          <w:b/>
        </w:rPr>
        <w:t>dados livres</w:t>
      </w:r>
      <w:r>
        <w:t xml:space="preserve">: </w:t>
      </w:r>
      <w:commentRangeStart w:id="7"/>
      <w:r>
        <w:t>é um conjunto de dados em formato livre, que podem tanto se referir a dados de simples consulta ou informações utilizadas para inferência realizada por algoritmos customizados.</w:t>
      </w:r>
      <w:commentRangeEnd w:id="7"/>
      <w:r w:rsidR="004B12DD">
        <w:rPr>
          <w:rStyle w:val="CommentReference"/>
          <w:vanish/>
        </w:rPr>
        <w:commentReference w:id="7"/>
      </w:r>
    </w:p>
    <w:p w:rsidR="00022102" w:rsidRDefault="00022102" w:rsidP="00022102">
      <w:commentRangeStart w:id="8"/>
      <w:r>
        <w:t>Os campos podem ser de dois tipos:</w:t>
      </w:r>
      <w:commentRangeEnd w:id="8"/>
      <w:r w:rsidR="004B12DD">
        <w:rPr>
          <w:rStyle w:val="CommentReference"/>
          <w:vanish/>
        </w:rPr>
        <w:commentReference w:id="8"/>
      </w:r>
    </w:p>
    <w:p w:rsidR="00022102" w:rsidRDefault="00022102" w:rsidP="0039465F">
      <w:pPr>
        <w:pStyle w:val="ListParagraph"/>
        <w:numPr>
          <w:ilvl w:val="0"/>
          <w:numId w:val="4"/>
        </w:numPr>
      </w:pPr>
      <w:r w:rsidRPr="0039465F">
        <w:rPr>
          <w:b/>
        </w:rPr>
        <w:t>informados</w:t>
      </w:r>
      <w:r>
        <w:t>: são campos de cadastro simples, onde a informação gravada será consultada posteriormente</w:t>
      </w:r>
      <w:r w:rsidR="004B12DD">
        <w:t xml:space="preserve">. O </w:t>
      </w:r>
      <w:r w:rsidR="004B12DD">
        <w:t>cliente tem acesso direto a estes dados, tanto para a escrita quanto para a leitura</w:t>
      </w:r>
      <w:r>
        <w:t>;</w:t>
      </w:r>
    </w:p>
    <w:p w:rsidR="00022102" w:rsidRDefault="00022102" w:rsidP="00022102">
      <w:pPr>
        <w:pStyle w:val="ListParagraph"/>
        <w:numPr>
          <w:ilvl w:val="0"/>
          <w:numId w:val="4"/>
        </w:numPr>
      </w:pPr>
      <w:r w:rsidRPr="0039465F">
        <w:rPr>
          <w:b/>
        </w:rPr>
        <w:t>inferidos</w:t>
      </w:r>
      <w:r>
        <w:t>: são campos que são calculados a partir de informações buscadas do gerenciados de trilhas. Estes campos estarão vinculados a um conjunto de regras, que definirá como e quando as informações serão atualizadas.</w:t>
      </w:r>
    </w:p>
    <w:p w:rsidR="00022102" w:rsidRDefault="00022102" w:rsidP="000068A5">
      <w:pPr>
        <w:pStyle w:val="Heading2"/>
      </w:pPr>
      <w:r>
        <w:t>Inferência</w:t>
      </w:r>
    </w:p>
    <w:p w:rsidR="00022102" w:rsidRDefault="00022102" w:rsidP="00022102">
      <w:r>
        <w:t>O eProfile é um gerenciador de perfis que oferece, além da opção do armazenamento de dados estáticos, a possibilidade de inferir dados de perfis a partir de informações registradas no gerenciador de trilhas. A inferência pode ser de dois tipos:</w:t>
      </w:r>
    </w:p>
    <w:p w:rsidR="00022102" w:rsidRDefault="00022102" w:rsidP="000068A5">
      <w:pPr>
        <w:pStyle w:val="ListParagraph"/>
        <w:numPr>
          <w:ilvl w:val="0"/>
          <w:numId w:val="5"/>
        </w:numPr>
      </w:pPr>
      <w:r w:rsidRPr="000068A5">
        <w:rPr>
          <w:b/>
        </w:rPr>
        <w:t>pré-definida</w:t>
      </w:r>
      <w:r>
        <w:t xml:space="preserve">: refere-se a um conjunto de algoritmos pré-definidos que fazem parte do eProfile. A saída destes algoritmos será gravada apenas nos dados pré-definidos do perfil. </w:t>
      </w:r>
      <w:commentRangeStart w:id="9"/>
      <w:r>
        <w:t>O conjunto de algoritmos a serem disponibilizados ainda está em definição;</w:t>
      </w:r>
      <w:commentRangeEnd w:id="9"/>
      <w:r w:rsidR="004B12DD">
        <w:rPr>
          <w:rStyle w:val="CommentReference"/>
          <w:vanish/>
        </w:rPr>
        <w:commentReference w:id="9"/>
      </w:r>
    </w:p>
    <w:p w:rsidR="00022102" w:rsidRDefault="00022102" w:rsidP="000068A5">
      <w:pPr>
        <w:pStyle w:val="ListParagraph"/>
        <w:numPr>
          <w:ilvl w:val="0"/>
          <w:numId w:val="5"/>
        </w:numPr>
      </w:pPr>
      <w:r w:rsidRPr="000068A5">
        <w:rPr>
          <w:b/>
        </w:rPr>
        <w:t>customizada</w:t>
      </w:r>
      <w:commentRangeStart w:id="10"/>
      <w:r>
        <w:t xml:space="preserve">: refere-se a um conjunto de regras enviado pelos clientes, onde os próprios clientes definem as regras de inferência e a frequência de atualização. Os clientes podem utilizar o conjunto de dados livres, uma vez que utilizando o próprio algoritmo, são livres para criar novos campos. </w:t>
      </w:r>
      <w:commentRangeEnd w:id="10"/>
      <w:r w:rsidR="004B12DD">
        <w:rPr>
          <w:rStyle w:val="CommentReference"/>
          <w:vanish/>
        </w:rPr>
        <w:commentReference w:id="10"/>
      </w:r>
    </w:p>
    <w:p w:rsidR="001509DC" w:rsidRDefault="004B12DD" w:rsidP="00022102">
      <w:r>
        <w:t xml:space="preserve">Os dados necessários para a execução da inferência são </w:t>
      </w:r>
      <w:r>
        <w:t xml:space="preserve">solicitados ao </w:t>
      </w:r>
      <w:r>
        <w:t xml:space="preserve">Gerenciador de Trilhas. Uma vez processados, os mesmos são armazenados no perfil </w:t>
      </w:r>
      <w:r>
        <w:t>da entidade</w:t>
      </w:r>
      <w:r>
        <w:t xml:space="preserve">. A </w:t>
      </w:r>
      <w:r w:rsidR="008A3CA4">
        <w:fldChar w:fldCharType="begin"/>
      </w:r>
      <w:r>
        <w:instrText xml:space="preserve"> REF _Ref298080039 \h </w:instrText>
      </w:r>
      <w:r w:rsidR="008A3CA4">
        <w:fldChar w:fldCharType="separate"/>
      </w:r>
      <w:r>
        <w:t xml:space="preserve">Figura </w:t>
      </w:r>
      <w:r>
        <w:rPr>
          <w:noProof/>
        </w:rPr>
        <w:t>2</w:t>
      </w:r>
      <w:r w:rsidR="008A3CA4">
        <w:fldChar w:fldCharType="end"/>
      </w:r>
      <w:r>
        <w:t xml:space="preserve"> ilustra este processo, com a direção das </w:t>
      </w:r>
      <w:r>
        <w:t xml:space="preserve">setas </w:t>
      </w:r>
      <w:r>
        <w:t xml:space="preserve">apresentando </w:t>
      </w:r>
      <w:r>
        <w:t>o caminho dos dados.</w:t>
      </w:r>
    </w:p>
    <w:p w:rsidR="001509DC" w:rsidRDefault="004B12DD" w:rsidP="001509DC">
      <w:pPr>
        <w:keepNext/>
      </w:pPr>
      <w:r w:rsidRPr="00F912F8">
        <w:rPr>
          <w:noProof/>
          <w:lang w:eastAsia="pt-BR"/>
        </w:rPr>
        <w:lastRenderedPageBreak/>
        <w:drawing>
          <wp:inline distT="0" distB="0" distL="0" distR="0">
            <wp:extent cx="5400040" cy="4584963"/>
            <wp:effectExtent l="19050" t="0" r="0" b="0"/>
            <wp:docPr id="5" name="Object 4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7572428" cy="6429420"/>
                      <a:chOff x="357158" y="214290"/>
                      <a:chExt cx="7572428" cy="6429420"/>
                    </a:xfrm>
                  </a:grpSpPr>
                  <a:sp>
                    <a:nvSpPr>
                      <a:cNvPr id="5" name="Rectangle 4"/>
                      <a:cNvSpPr/>
                    </a:nvSpPr>
                    <a:spPr>
                      <a:xfrm>
                        <a:off x="357158" y="214290"/>
                        <a:ext cx="7572428" cy="500066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t"/>
                        <a:lstStyle>
                          <a:defPPr>
                            <a:defRPr lang="pt-B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pt-BR" b="1" i="1" dirty="0" smtClean="0"/>
                            <a:t>eProfile</a:t>
                          </a:r>
                          <a:endParaRPr lang="pt-BR" b="1" i="1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8" name="Rectangle 7"/>
                      <a:cNvSpPr/>
                    </a:nvSpPr>
                    <a:spPr>
                      <a:xfrm>
                        <a:off x="1500166" y="5643578"/>
                        <a:ext cx="2071702" cy="1000132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pt-B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pt-BR" b="1" i="1" dirty="0" smtClean="0"/>
                            <a:t>Gerenciador de Trilhas</a:t>
                          </a:r>
                          <a:endParaRPr lang="pt-BR" b="1" i="1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9" name="Rectangle 8"/>
                      <a:cNvSpPr/>
                    </a:nvSpPr>
                    <a:spPr>
                      <a:xfrm>
                        <a:off x="4786314" y="5643578"/>
                        <a:ext cx="2357454" cy="100010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pt-B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pt-BR" b="1" i="1" dirty="0" smtClean="0"/>
                            <a:t>Clientes</a:t>
                          </a:r>
                          <a:endParaRPr lang="pt-BR" b="1" i="1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10" name="Rectangle 9"/>
                      <a:cNvSpPr/>
                    </a:nvSpPr>
                    <a:spPr>
                      <a:xfrm>
                        <a:off x="642910" y="642918"/>
                        <a:ext cx="2990872" cy="3152796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</a:spPr>
                    <a:txSp>
                      <a:txBody>
                        <a:bodyPr rtlCol="0" anchor="t"/>
                        <a:lstStyle>
                          <a:defPPr>
                            <a:defRPr lang="pt-B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pt-BR" dirty="0" smtClean="0"/>
                            <a:t>Perfil</a:t>
                          </a:r>
                          <a:endParaRPr lang="pt-BR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11" name="Rectangle 10"/>
                      <a:cNvSpPr/>
                    </a:nvSpPr>
                    <a:spPr>
                      <a:xfrm>
                        <a:off x="795310" y="1142984"/>
                        <a:ext cx="2705120" cy="114300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t"/>
                        <a:lstStyle>
                          <a:defPPr>
                            <a:defRPr lang="pt-B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pt-BR" sz="1600" dirty="0" smtClean="0"/>
                            <a:t>Dados Pré-Definidos</a:t>
                          </a:r>
                          <a:endParaRPr lang="pt-BR" sz="1600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12" name="Rectangle 11"/>
                      <a:cNvSpPr/>
                    </a:nvSpPr>
                    <a:spPr>
                      <a:xfrm>
                        <a:off x="785786" y="2428868"/>
                        <a:ext cx="2705120" cy="1143008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rtlCol="0" anchor="t"/>
                        <a:lstStyle>
                          <a:defPPr>
                            <a:defRPr lang="pt-B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pt-BR" dirty="0" smtClean="0"/>
                            <a:t>Dados Livres</a:t>
                          </a:r>
                          <a:endParaRPr lang="pt-BR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13" name="Rounded Rectangle 12"/>
                      <a:cNvSpPr/>
                    </a:nvSpPr>
                    <a:spPr>
                      <a:xfrm>
                        <a:off x="928662" y="1571612"/>
                        <a:ext cx="1143008" cy="500066"/>
                      </a:xfrm>
                      <a:prstGeom prst="round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pt-B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pt-BR" sz="1400" dirty="0" smtClean="0"/>
                            <a:t>Informados</a:t>
                          </a:r>
                          <a:endParaRPr lang="pt-BR" sz="1400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14" name="Rounded Rectangle 13"/>
                      <a:cNvSpPr/>
                    </a:nvSpPr>
                    <a:spPr>
                      <a:xfrm>
                        <a:off x="2214546" y="1571612"/>
                        <a:ext cx="1143008" cy="500066"/>
                      </a:xfrm>
                      <a:prstGeom prst="round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pt-B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pt-BR" sz="1400" dirty="0" smtClean="0"/>
                            <a:t>Inferidos</a:t>
                          </a:r>
                          <a:endParaRPr lang="pt-BR" sz="1400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15" name="Rounded Rectangle 14"/>
                      <a:cNvSpPr/>
                    </a:nvSpPr>
                    <a:spPr>
                      <a:xfrm>
                        <a:off x="928662" y="2857496"/>
                        <a:ext cx="1143008" cy="500066"/>
                      </a:xfrm>
                      <a:prstGeom prst="round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pt-B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pt-BR" sz="1400" dirty="0" smtClean="0"/>
                            <a:t>Informados</a:t>
                          </a:r>
                          <a:endParaRPr lang="pt-BR" sz="1400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16" name="Rounded Rectangle 15"/>
                      <a:cNvSpPr/>
                    </a:nvSpPr>
                    <a:spPr>
                      <a:xfrm>
                        <a:off x="2214546" y="2857496"/>
                        <a:ext cx="1143008" cy="500066"/>
                      </a:xfrm>
                      <a:prstGeom prst="round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pt-B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pt-BR" sz="1400" dirty="0" smtClean="0"/>
                            <a:t>Inferidos</a:t>
                          </a:r>
                          <a:endParaRPr lang="pt-BR" sz="1400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17" name="Rectangle 16"/>
                      <a:cNvSpPr/>
                    </a:nvSpPr>
                    <a:spPr>
                      <a:xfrm>
                        <a:off x="4143372" y="642918"/>
                        <a:ext cx="3357586" cy="1143008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</a:spPr>
                    <a:txSp>
                      <a:txBody>
                        <a:bodyPr rtlCol="0" anchor="t"/>
                        <a:lstStyle>
                          <a:defPPr>
                            <a:defRPr lang="pt-B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pt-BR" dirty="0" smtClean="0"/>
                            <a:t>Regras Pré-Definidas</a:t>
                          </a:r>
                          <a:endParaRPr lang="pt-BR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18" name="Rectangle 17"/>
                      <a:cNvSpPr/>
                    </a:nvSpPr>
                    <a:spPr>
                      <a:xfrm>
                        <a:off x="4143372" y="2214554"/>
                        <a:ext cx="3357586" cy="1214446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</a:spPr>
                    <a:txSp>
                      <a:txBody>
                        <a:bodyPr rtlCol="0" anchor="t"/>
                        <a:lstStyle>
                          <a:defPPr>
                            <a:defRPr lang="pt-B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pt-BR" dirty="0" smtClean="0"/>
                            <a:t>Regras Customizadas</a:t>
                          </a:r>
                          <a:endParaRPr lang="pt-BR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19" name="Rounded Rectangle 18"/>
                      <a:cNvSpPr/>
                    </a:nvSpPr>
                    <a:spPr>
                      <a:xfrm>
                        <a:off x="4286248" y="1142984"/>
                        <a:ext cx="928694" cy="500066"/>
                      </a:xfrm>
                      <a:prstGeom prst="round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pt-B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pt-BR" sz="1400" dirty="0" smtClean="0"/>
                            <a:t>Regra</a:t>
                          </a:r>
                          <a:endParaRPr lang="pt-BR" sz="1400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20" name="Rounded Rectangle 19"/>
                      <a:cNvSpPr/>
                    </a:nvSpPr>
                    <a:spPr>
                      <a:xfrm>
                        <a:off x="5357818" y="1142984"/>
                        <a:ext cx="928694" cy="500066"/>
                      </a:xfrm>
                      <a:prstGeom prst="round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pt-B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pt-BR" sz="1400" dirty="0" smtClean="0"/>
                            <a:t>Regra</a:t>
                          </a:r>
                          <a:endParaRPr lang="pt-BR" sz="1400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21" name="Rounded Rectangle 20"/>
                      <a:cNvSpPr/>
                    </a:nvSpPr>
                    <a:spPr>
                      <a:xfrm>
                        <a:off x="6429388" y="1142984"/>
                        <a:ext cx="928694" cy="500066"/>
                      </a:xfrm>
                      <a:prstGeom prst="round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pt-B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pt-BR" sz="1400" dirty="0" smtClean="0"/>
                            <a:t>Regra</a:t>
                          </a:r>
                          <a:endParaRPr lang="pt-BR" sz="1400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22" name="Rounded Rectangle 21"/>
                      <a:cNvSpPr/>
                    </a:nvSpPr>
                    <a:spPr>
                      <a:xfrm>
                        <a:off x="4286248" y="2714620"/>
                        <a:ext cx="928694" cy="500066"/>
                      </a:xfrm>
                      <a:prstGeom prst="round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pt-B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pt-BR" sz="1400" dirty="0" smtClean="0"/>
                            <a:t>Regra</a:t>
                          </a:r>
                          <a:endParaRPr lang="pt-BR" sz="1400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23" name="Rounded Rectangle 22"/>
                      <a:cNvSpPr/>
                    </a:nvSpPr>
                    <a:spPr>
                      <a:xfrm>
                        <a:off x="5357818" y="2714620"/>
                        <a:ext cx="928694" cy="500066"/>
                      </a:xfrm>
                      <a:prstGeom prst="round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pt-B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pt-BR" sz="1400" dirty="0" smtClean="0"/>
                            <a:t>Regra</a:t>
                          </a:r>
                          <a:endParaRPr lang="pt-BR" sz="1400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24" name="Rounded Rectangle 23"/>
                      <a:cNvSpPr/>
                    </a:nvSpPr>
                    <a:spPr>
                      <a:xfrm>
                        <a:off x="6429388" y="2714620"/>
                        <a:ext cx="928694" cy="500066"/>
                      </a:xfrm>
                      <a:prstGeom prst="round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pt-BR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pt-BR" sz="1400" dirty="0" smtClean="0"/>
                            <a:t>Regra</a:t>
                          </a:r>
                          <a:endParaRPr lang="pt-BR" sz="1400" dirty="0"/>
                        </a:p>
                      </a:txBody>
                      <a:useSpRect/>
                    </a:txSp>
                    <a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a:style>
                  </a:sp>
                  <a:grpSp>
                    <a:nvGrpSpPr>
                      <a:cNvPr id="2" name="Group 34"/>
                      <a:cNvGrpSpPr/>
                    </a:nvGrpSpPr>
                    <a:grpSpPr>
                      <a:xfrm>
                        <a:off x="642910" y="3929066"/>
                        <a:ext cx="857256" cy="1143008"/>
                        <a:chOff x="642910" y="3929066"/>
                        <a:chExt cx="1214446" cy="1143008"/>
                      </a:xfrm>
                    </a:grpSpPr>
                    <a:sp>
                      <a:nvSpPr>
                        <a:cNvPr id="28" name="Rectangle 27"/>
                        <a:cNvSpPr/>
                      </a:nvSpPr>
                      <a:spPr>
                        <a:xfrm>
                          <a:off x="642910" y="3929066"/>
                          <a:ext cx="1214446" cy="114300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a:spPr>
                      <a:txSp>
                        <a:txBody>
                          <a:bodyPr rtlCol="0" anchor="t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pt-BR" sz="1400" dirty="0" smtClean="0"/>
                              <a:t>Perfil</a:t>
                            </a:r>
                            <a:endParaRPr lang="pt-BR" sz="1400" dirty="0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  <a:sp>
                      <a:nvSpPr>
                        <a:cNvPr id="29" name="Rectangle 28"/>
                        <a:cNvSpPr/>
                      </a:nvSpPr>
                      <a:spPr>
                        <a:xfrm>
                          <a:off x="714348" y="4214818"/>
                          <a:ext cx="1071570" cy="357190"/>
                        </a:xfrm>
                        <a:prstGeom prst="rect">
                          <a:avLst/>
                        </a:prstGeom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pt-BR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  <a:sp>
                      <a:nvSpPr>
                        <a:cNvPr id="30" name="Rounded Rectangle 29"/>
                        <a:cNvSpPr/>
                      </a:nvSpPr>
                      <a:spPr>
                        <a:xfrm>
                          <a:off x="785786" y="4286256"/>
                          <a:ext cx="428628" cy="214314"/>
                        </a:xfrm>
                        <a:prstGeom prst="roundRect">
                          <a:avLst/>
                        </a:prstGeom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pt-BR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  <a:sp>
                      <a:nvSpPr>
                        <a:cNvPr id="31" name="Rounded Rectangle 30"/>
                        <a:cNvSpPr/>
                      </a:nvSpPr>
                      <a:spPr>
                        <a:xfrm>
                          <a:off x="1285852" y="4286256"/>
                          <a:ext cx="428628" cy="214314"/>
                        </a:xfrm>
                        <a:prstGeom prst="roundRect">
                          <a:avLst/>
                        </a:prstGeom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pt-BR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  <a:sp>
                      <a:nvSpPr>
                        <a:cNvPr id="32" name="Rectangle 31"/>
                        <a:cNvSpPr/>
                      </a:nvSpPr>
                      <a:spPr>
                        <a:xfrm>
                          <a:off x="714348" y="4643446"/>
                          <a:ext cx="1071570" cy="357190"/>
                        </a:xfrm>
                        <a:prstGeom prst="rect">
                          <a:avLst/>
                        </a:prstGeom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pt-BR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  <a:sp>
                      <a:nvSpPr>
                        <a:cNvPr id="33" name="Rounded Rectangle 32"/>
                        <a:cNvSpPr/>
                      </a:nvSpPr>
                      <a:spPr>
                        <a:xfrm>
                          <a:off x="785786" y="4714884"/>
                          <a:ext cx="428628" cy="214314"/>
                        </a:xfrm>
                        <a:prstGeom prst="roundRect">
                          <a:avLst/>
                        </a:prstGeom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pt-BR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  <a:sp>
                      <a:nvSpPr>
                        <a:cNvPr id="34" name="Rounded Rectangle 33"/>
                        <a:cNvSpPr/>
                      </a:nvSpPr>
                      <a:spPr>
                        <a:xfrm>
                          <a:off x="1285852" y="4714884"/>
                          <a:ext cx="428628" cy="214314"/>
                        </a:xfrm>
                        <a:prstGeom prst="roundRect">
                          <a:avLst/>
                        </a:prstGeom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pt-BR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</a:grpSp>
                  <a:grpSp>
                    <a:nvGrpSpPr>
                      <a:cNvPr id="3" name="Group 67"/>
                      <a:cNvGrpSpPr/>
                    </a:nvGrpSpPr>
                    <a:grpSpPr>
                      <a:xfrm>
                        <a:off x="2786050" y="3929066"/>
                        <a:ext cx="857256" cy="1143008"/>
                        <a:chOff x="642910" y="3929066"/>
                        <a:chExt cx="1214446" cy="1143008"/>
                      </a:xfrm>
                    </a:grpSpPr>
                    <a:sp>
                      <a:nvSpPr>
                        <a:cNvPr id="69" name="Rectangle 68"/>
                        <a:cNvSpPr/>
                      </a:nvSpPr>
                      <a:spPr>
                        <a:xfrm>
                          <a:off x="642910" y="3929066"/>
                          <a:ext cx="1214446" cy="114300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a:spPr>
                      <a:txSp>
                        <a:txBody>
                          <a:bodyPr rtlCol="0" anchor="t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pt-BR" sz="1400" dirty="0" smtClean="0"/>
                              <a:t>Perfil</a:t>
                            </a:r>
                            <a:endParaRPr lang="pt-BR" sz="1400" dirty="0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  <a:sp>
                      <a:nvSpPr>
                        <a:cNvPr id="70" name="Rectangle 69"/>
                        <a:cNvSpPr/>
                      </a:nvSpPr>
                      <a:spPr>
                        <a:xfrm>
                          <a:off x="714348" y="4214818"/>
                          <a:ext cx="1071570" cy="357190"/>
                        </a:xfrm>
                        <a:prstGeom prst="rect">
                          <a:avLst/>
                        </a:prstGeom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pt-BR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  <a:sp>
                      <a:nvSpPr>
                        <a:cNvPr id="71" name="Rounded Rectangle 70"/>
                        <a:cNvSpPr/>
                      </a:nvSpPr>
                      <a:spPr>
                        <a:xfrm>
                          <a:off x="785786" y="4286256"/>
                          <a:ext cx="428628" cy="214314"/>
                        </a:xfrm>
                        <a:prstGeom prst="roundRect">
                          <a:avLst/>
                        </a:prstGeom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pt-BR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  <a:sp>
                      <a:nvSpPr>
                        <a:cNvPr id="72" name="Rounded Rectangle 71"/>
                        <a:cNvSpPr/>
                      </a:nvSpPr>
                      <a:spPr>
                        <a:xfrm>
                          <a:off x="1285852" y="4286256"/>
                          <a:ext cx="428628" cy="214314"/>
                        </a:xfrm>
                        <a:prstGeom prst="roundRect">
                          <a:avLst/>
                        </a:prstGeom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pt-BR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  <a:sp>
                      <a:nvSpPr>
                        <a:cNvPr id="73" name="Rectangle 72"/>
                        <a:cNvSpPr/>
                      </a:nvSpPr>
                      <a:spPr>
                        <a:xfrm>
                          <a:off x="714348" y="4643446"/>
                          <a:ext cx="1071570" cy="357190"/>
                        </a:xfrm>
                        <a:prstGeom prst="rect">
                          <a:avLst/>
                        </a:prstGeom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pt-BR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  <a:sp>
                      <a:nvSpPr>
                        <a:cNvPr id="74" name="Rounded Rectangle 73"/>
                        <a:cNvSpPr/>
                      </a:nvSpPr>
                      <a:spPr>
                        <a:xfrm>
                          <a:off x="785786" y="4714884"/>
                          <a:ext cx="428628" cy="214314"/>
                        </a:xfrm>
                        <a:prstGeom prst="roundRect">
                          <a:avLst/>
                        </a:prstGeom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pt-BR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  <a:sp>
                      <a:nvSpPr>
                        <a:cNvPr id="75" name="Rounded Rectangle 74"/>
                        <a:cNvSpPr/>
                      </a:nvSpPr>
                      <a:spPr>
                        <a:xfrm>
                          <a:off x="1285852" y="4714884"/>
                          <a:ext cx="428628" cy="214314"/>
                        </a:xfrm>
                        <a:prstGeom prst="roundRect">
                          <a:avLst/>
                        </a:prstGeom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pt-BR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</a:grpSp>
                  <a:grpSp>
                    <a:nvGrpSpPr>
                      <a:cNvPr id="4" name="Group 75"/>
                      <a:cNvGrpSpPr/>
                    </a:nvGrpSpPr>
                    <a:grpSpPr>
                      <a:xfrm>
                        <a:off x="1714480" y="3929066"/>
                        <a:ext cx="857256" cy="1143008"/>
                        <a:chOff x="642910" y="3929066"/>
                        <a:chExt cx="1214446" cy="1143008"/>
                      </a:xfrm>
                    </a:grpSpPr>
                    <a:sp>
                      <a:nvSpPr>
                        <a:cNvPr id="77" name="Rectangle 76"/>
                        <a:cNvSpPr/>
                      </a:nvSpPr>
                      <a:spPr>
                        <a:xfrm>
                          <a:off x="642910" y="3929066"/>
                          <a:ext cx="1214446" cy="114300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a:spPr>
                      <a:txSp>
                        <a:txBody>
                          <a:bodyPr rtlCol="0" anchor="t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pt-BR" sz="1400" dirty="0" smtClean="0"/>
                              <a:t>Perfil</a:t>
                            </a:r>
                            <a:endParaRPr lang="pt-BR" sz="1400" dirty="0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  <a:sp>
                      <a:nvSpPr>
                        <a:cNvPr id="78" name="Rectangle 77"/>
                        <a:cNvSpPr/>
                      </a:nvSpPr>
                      <a:spPr>
                        <a:xfrm>
                          <a:off x="714348" y="4214818"/>
                          <a:ext cx="1071570" cy="357190"/>
                        </a:xfrm>
                        <a:prstGeom prst="rect">
                          <a:avLst/>
                        </a:prstGeom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pt-BR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  <a:sp>
                      <a:nvSpPr>
                        <a:cNvPr id="79" name="Rounded Rectangle 78"/>
                        <a:cNvSpPr/>
                      </a:nvSpPr>
                      <a:spPr>
                        <a:xfrm>
                          <a:off x="785786" y="4286256"/>
                          <a:ext cx="428628" cy="214314"/>
                        </a:xfrm>
                        <a:prstGeom prst="roundRect">
                          <a:avLst/>
                        </a:prstGeom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pt-BR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  <a:sp>
                      <a:nvSpPr>
                        <a:cNvPr id="80" name="Rounded Rectangle 79"/>
                        <a:cNvSpPr/>
                      </a:nvSpPr>
                      <a:spPr>
                        <a:xfrm>
                          <a:off x="1285852" y="4286256"/>
                          <a:ext cx="428628" cy="214314"/>
                        </a:xfrm>
                        <a:prstGeom prst="roundRect">
                          <a:avLst/>
                        </a:prstGeom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pt-BR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  <a:sp>
                      <a:nvSpPr>
                        <a:cNvPr id="81" name="Rectangle 80"/>
                        <a:cNvSpPr/>
                      </a:nvSpPr>
                      <a:spPr>
                        <a:xfrm>
                          <a:off x="714348" y="4643446"/>
                          <a:ext cx="1071570" cy="357190"/>
                        </a:xfrm>
                        <a:prstGeom prst="rect">
                          <a:avLst/>
                        </a:prstGeom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pt-BR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  <a:sp>
                      <a:nvSpPr>
                        <a:cNvPr id="82" name="Rounded Rectangle 81"/>
                        <a:cNvSpPr/>
                      </a:nvSpPr>
                      <a:spPr>
                        <a:xfrm>
                          <a:off x="785786" y="4714884"/>
                          <a:ext cx="428628" cy="214314"/>
                        </a:xfrm>
                        <a:prstGeom prst="roundRect">
                          <a:avLst/>
                        </a:prstGeom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pt-BR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  <a:sp>
                      <a:nvSpPr>
                        <a:cNvPr id="83" name="Rounded Rectangle 82"/>
                        <a:cNvSpPr/>
                      </a:nvSpPr>
                      <a:spPr>
                        <a:xfrm>
                          <a:off x="1285852" y="4714884"/>
                          <a:ext cx="428628" cy="214314"/>
                        </a:xfrm>
                        <a:prstGeom prst="roundRect">
                          <a:avLst/>
                        </a:prstGeom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pt-BR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dk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pt-BR"/>
                          </a:p>
                        </a:txBody>
                        <a:useSpRect/>
                      </a:txSp>
                      <a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a:style>
                    </a:sp>
                  </a:grpSp>
                  <a:cxnSp>
                    <a:nvCxnSpPr>
                      <a:cNvPr id="49" name="Curved Connector 48"/>
                      <a:cNvCxnSpPr>
                        <a:stCxn id="8" idx="0"/>
                      </a:cNvCxnSpPr>
                    </a:nvCxnSpPr>
                    <a:spPr>
                      <a:xfrm rot="5400000" flipH="1" flipV="1">
                        <a:off x="2339562" y="3411141"/>
                        <a:ext cx="2428892" cy="2035983"/>
                      </a:xfrm>
                      <a:prstGeom prst="curvedConnector3">
                        <a:avLst>
                          <a:gd name="adj1" fmla="val 50000"/>
                        </a:avLst>
                      </a:prstGeom>
                      <a:ln>
                        <a:headEnd type="none"/>
                        <a:tailEnd type="arrow"/>
                      </a:ln>
                      <a:effectLst/>
                    </a:spPr>
                    <a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51" name="Curved Connector 50"/>
                      <a:cNvCxnSpPr>
                        <a:stCxn id="8" idx="0"/>
                        <a:endCxn id="19" idx="2"/>
                      </a:cNvCxnSpPr>
                    </a:nvCxnSpPr>
                    <a:spPr>
                      <a:xfrm rot="5400000" flipH="1" flipV="1">
                        <a:off x="1643042" y="2536025"/>
                        <a:ext cx="4000528" cy="2214578"/>
                      </a:xfrm>
                      <a:prstGeom prst="curvedConnector3">
                        <a:avLst>
                          <a:gd name="adj1" fmla="val 50000"/>
                        </a:avLst>
                      </a:prstGeom>
                      <a:ln>
                        <a:headEnd type="none"/>
                        <a:tailEnd type="arrow"/>
                      </a:ln>
                      <a:effectLst/>
                    </a:spPr>
                    <a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50" name="Curved Connector 49"/>
                      <a:cNvCxnSpPr>
                        <a:stCxn id="19" idx="1"/>
                        <a:endCxn id="14" idx="3"/>
                      </a:cNvCxnSpPr>
                    </a:nvCxnSpPr>
                    <a:spPr>
                      <a:xfrm rot="10800000" flipV="1">
                        <a:off x="3357554" y="1393017"/>
                        <a:ext cx="928694" cy="428628"/>
                      </a:xfrm>
                      <a:prstGeom prst="curvedConnector3">
                        <a:avLst>
                          <a:gd name="adj1" fmla="val 50000"/>
                        </a:avLst>
                      </a:prstGeom>
                      <a:ln>
                        <a:tailEnd type="arrow"/>
                      </a:ln>
                      <a:effectLst/>
                    </a:spPr>
                    <a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53" name="Curved Connector 52"/>
                      <a:cNvCxnSpPr>
                        <a:stCxn id="22" idx="1"/>
                        <a:endCxn id="16" idx="3"/>
                      </a:cNvCxnSpPr>
                    </a:nvCxnSpPr>
                    <a:spPr>
                      <a:xfrm rot="10800000" flipV="1">
                        <a:off x="3357554" y="2964653"/>
                        <a:ext cx="928694" cy="142876"/>
                      </a:xfrm>
                      <a:prstGeom prst="curvedConnector3">
                        <a:avLst>
                          <a:gd name="adj1" fmla="val 50000"/>
                        </a:avLst>
                      </a:prstGeom>
                      <a:ln>
                        <a:tailEnd type="arrow"/>
                      </a:ln>
                      <a:effectLst/>
                    </a:spPr>
                    <a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54" name="Curved Connector 53"/>
                      <a:cNvCxnSpPr>
                        <a:stCxn id="9" idx="1"/>
                        <a:endCxn id="8" idx="3"/>
                      </a:cNvCxnSpPr>
                    </a:nvCxnSpPr>
                    <a:spPr>
                      <a:xfrm rot="10800000" flipV="1">
                        <a:off x="3571868" y="6143632"/>
                        <a:ext cx="1214446" cy="12"/>
                      </a:xfrm>
                      <a:prstGeom prst="curvedConnector3">
                        <a:avLst>
                          <a:gd name="adj1" fmla="val 50000"/>
                        </a:avLst>
                      </a:prstGeom>
                      <a:ln>
                        <a:headEnd type="none"/>
                        <a:tailEnd type="arrow"/>
                      </a:ln>
                      <a:effectLst/>
                    </a:spPr>
                    <a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57" name="Curved Connector 56"/>
                      <a:cNvCxnSpPr>
                        <a:stCxn id="9" idx="0"/>
                      </a:cNvCxnSpPr>
                    </a:nvCxnSpPr>
                    <a:spPr>
                      <a:xfrm rot="16200000" flipV="1">
                        <a:off x="4196951" y="3875487"/>
                        <a:ext cx="2428892" cy="1107289"/>
                      </a:xfrm>
                      <a:prstGeom prst="curvedConnector3">
                        <a:avLst>
                          <a:gd name="adj1" fmla="val 50000"/>
                        </a:avLst>
                      </a:prstGeom>
                      <a:ln>
                        <a:prstDash val="dash"/>
                        <a:headEnd type="none"/>
                        <a:tailEnd type="arrow"/>
                      </a:ln>
                      <a:effectLst/>
                    </a:spPr>
                    <a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a:style>
                  </a:cxnSp>
                </lc:lockedCanvas>
              </a:graphicData>
            </a:graphic>
          </wp:inline>
        </w:drawing>
      </w:r>
    </w:p>
    <w:p w:rsidR="001509DC" w:rsidRDefault="004B12DD" w:rsidP="001509DC">
      <w:pPr>
        <w:pStyle w:val="Caption"/>
      </w:pPr>
      <w:bookmarkStart w:id="11" w:name="_Ref298080039"/>
      <w:commentRangeStart w:id="12"/>
      <w:r>
        <w:t xml:space="preserve">Figura </w:t>
      </w:r>
      <w:fldSimple w:instr=" SEQ Figura \* ARABIC ">
        <w:r>
          <w:rPr>
            <w:noProof/>
          </w:rPr>
          <w:t>2</w:t>
        </w:r>
      </w:fldSimple>
      <w:bookmarkEnd w:id="11"/>
      <w:r>
        <w:t xml:space="preserve"> - Inferência de Perfis</w:t>
      </w:r>
      <w:commentRangeEnd w:id="12"/>
      <w:r>
        <w:rPr>
          <w:rStyle w:val="CommentReference"/>
          <w:bCs w:val="0"/>
          <w:vanish/>
        </w:rPr>
        <w:commentReference w:id="12"/>
      </w:r>
    </w:p>
    <w:p w:rsidR="00022102" w:rsidRDefault="00022102" w:rsidP="00022102">
      <w:commentRangeStart w:id="13"/>
      <w:r>
        <w:t>A forma como as regras customizadas serão enviadas ao servidor está ainda em aberto, onde foram discutidas três possibilidades: upload de código para rodar no servidor, envio de um algoritmo através de uma linguagem a ser criada, e envio de regras de um sistema especialista (ou um conjunto destas possibilidades).</w:t>
      </w:r>
      <w:commentRangeEnd w:id="13"/>
      <w:r w:rsidR="004B12DD">
        <w:rPr>
          <w:rStyle w:val="CommentReference"/>
          <w:vanish/>
        </w:rPr>
        <w:commentReference w:id="13"/>
      </w:r>
    </w:p>
    <w:p w:rsidR="00022102" w:rsidRDefault="00022102" w:rsidP="00022102">
      <w:r>
        <w:t xml:space="preserve">A freqüência de execução dos algoritmos de inferência fazem parte da definição das próprias regras. Como o eProfile irá consultar os dados no gerenciador de trilhas, a inferência pode ser executada independente </w:t>
      </w:r>
      <w:commentRangeStart w:id="14"/>
      <w:r>
        <w:t xml:space="preserve">dos clientes </w:t>
      </w:r>
      <w:commentRangeEnd w:id="14"/>
      <w:r w:rsidR="004B12DD">
        <w:rPr>
          <w:rStyle w:val="CommentReference"/>
          <w:vanish/>
        </w:rPr>
        <w:commentReference w:id="14"/>
      </w:r>
      <w:r>
        <w:t>estarem conectados ou não. Desta forma, quando houver a necessidade do cliente buscar o dado inferido, a inferência já terá sido executada previamente e o dado está prontamente disponível.</w:t>
      </w:r>
    </w:p>
    <w:p w:rsidR="00022102" w:rsidRDefault="00022102" w:rsidP="00184384">
      <w:pPr>
        <w:pStyle w:val="Heading2"/>
      </w:pPr>
      <w:r>
        <w:t xml:space="preserve">Comunicação com os </w:t>
      </w:r>
      <w:commentRangeStart w:id="15"/>
      <w:r>
        <w:t>clientes</w:t>
      </w:r>
      <w:commentRangeEnd w:id="15"/>
      <w:r w:rsidR="004B12DD">
        <w:rPr>
          <w:rStyle w:val="CommentReference"/>
          <w:rFonts w:eastAsiaTheme="minorHAnsi" w:cstheme="minorBidi"/>
          <w:b w:val="0"/>
          <w:bCs w:val="0"/>
          <w:vanish/>
        </w:rPr>
        <w:commentReference w:id="15"/>
      </w:r>
    </w:p>
    <w:p w:rsidR="00022102" w:rsidRDefault="00022102" w:rsidP="00022102">
      <w:r>
        <w:t xml:space="preserve">A inferência das informações de perfil ocorrerá à parte do cliente. O cliente fica responsável apenas por informar </w:t>
      </w:r>
      <w:r w:rsidR="004B12DD">
        <w:t>a freqüência de atualização das informaçõ</w:t>
      </w:r>
      <w:r w:rsidR="004B12DD">
        <w:t>es</w:t>
      </w:r>
      <w:r>
        <w:t xml:space="preserve">, e o eProfile </w:t>
      </w:r>
      <w:r w:rsidR="004B12DD">
        <w:t>realizará</w:t>
      </w:r>
      <w:r>
        <w:t xml:space="preserve"> a inferência mesmo que o cliente esteja desconectado.</w:t>
      </w:r>
    </w:p>
    <w:p w:rsidR="00022102" w:rsidRDefault="00022102" w:rsidP="00022102">
      <w:r>
        <w:t>O cliente pode solicitar as informações de perfil de duas formas:</w:t>
      </w:r>
    </w:p>
    <w:p w:rsidR="00022102" w:rsidRDefault="00022102" w:rsidP="00022102">
      <w:commentRangeStart w:id="16"/>
      <w:r>
        <w:t xml:space="preserve"> 1. através de uma chamada, onde ele solicita as informações;</w:t>
      </w:r>
      <w:commentRangeEnd w:id="16"/>
      <w:r w:rsidR="004B12DD">
        <w:rPr>
          <w:rStyle w:val="CommentReference"/>
          <w:vanish/>
        </w:rPr>
        <w:commentReference w:id="16"/>
      </w:r>
    </w:p>
    <w:p w:rsidR="00367E2A" w:rsidRDefault="00022102" w:rsidP="00022102">
      <w:r>
        <w:t xml:space="preserve"> 2. através de uma inscrição, onde o cliente se inscreve no servidor e informa que deseja ser </w:t>
      </w:r>
      <w:r w:rsidR="004B12DD">
        <w:t>avisado</w:t>
      </w:r>
      <w:r>
        <w:t xml:space="preserve">cada vez que um determinado campo mudar. Assim, quando o campo é alterado, o servidor </w:t>
      </w:r>
      <w:r w:rsidR="004B12DD">
        <w:t>informa que alteraç</w:t>
      </w:r>
      <w:r w:rsidR="004B12DD">
        <w:t>ão foi processada</w:t>
      </w:r>
      <w:r>
        <w:t>.</w:t>
      </w:r>
    </w:p>
    <w:sectPr w:rsidR="00367E2A" w:rsidSect="00367E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2" w:author="Debora Nice Ferrari Barbosa" w:date="2011-07-14T14:43:00Z" w:initials="DB">
    <w:p w:rsidR="00902BFF" w:rsidRDefault="004B12DD">
      <w:pPr>
        <w:pStyle w:val="CommentText"/>
      </w:pPr>
      <w:r>
        <w:rPr>
          <w:rStyle w:val="CommentReference"/>
        </w:rPr>
        <w:annotationRef/>
      </w:r>
      <w:r>
        <w:t>André, tu falou que o modelo é orientado a agentes... então, acho que temos que pensa rmelhor nesta figura. Por exemplo, em vez de rega, acho que tens que usar a abrodagem Inferência. Regra é uma forma de inferência. Como o modelo é gen</w:t>
      </w:r>
      <w:r>
        <w:t>érico, podes abrir o caminho para outrso tipos de inferência alem de regras (acho que havíamos conversado sobre isso).</w:t>
      </w:r>
    </w:p>
    <w:p w:rsidR="00902BFF" w:rsidRDefault="004B12DD">
      <w:pPr>
        <w:pStyle w:val="CommentText"/>
      </w:pPr>
      <w:r>
        <w:t>Mas a principal questão é: onde estão os agentes? Acho que podes ter um agente para dados, outro para inferência, outro para comunicação.</w:t>
      </w:r>
      <w:r>
        <w:t>.. para começar...</w:t>
      </w:r>
    </w:p>
  </w:comment>
  <w:comment w:id="3" w:author="Debora Nice Ferrari Barbosa" w:date="2011-07-14T14:48:00Z" w:initials="DB">
    <w:p w:rsidR="00902BFF" w:rsidRDefault="004B12DD">
      <w:pPr>
        <w:pStyle w:val="CommentText"/>
      </w:pPr>
      <w:r>
        <w:rPr>
          <w:rStyle w:val="CommentReference"/>
        </w:rPr>
        <w:annotationRef/>
      </w:r>
      <w:r>
        <w:t>Isso ficou bem confuso... acho que é cedo para colocar esta informação.. mais adiante talvez.</w:t>
      </w:r>
    </w:p>
  </w:comment>
  <w:comment w:id="4" w:author="Debora Nice Ferrari Barbosa" w:date="2011-07-14T14:48:00Z" w:initials="DB">
    <w:p w:rsidR="00902BFF" w:rsidRDefault="004B12DD">
      <w:pPr>
        <w:pStyle w:val="CommentText"/>
      </w:pPr>
      <w:r>
        <w:rPr>
          <w:rStyle w:val="CommentReference"/>
        </w:rPr>
        <w:annotationRef/>
      </w:r>
      <w:r>
        <w:t>É que é entidade? Não foi definido ainda</w:t>
      </w:r>
    </w:p>
  </w:comment>
  <w:comment w:id="5" w:author="Debora Nice Ferrari Barbosa" w:date="2011-07-14T14:49:00Z" w:initials="DB">
    <w:p w:rsidR="00902BFF" w:rsidRDefault="004B12DD">
      <w:pPr>
        <w:pStyle w:val="CommentText"/>
      </w:pPr>
      <w:r>
        <w:rPr>
          <w:rStyle w:val="CommentReference"/>
        </w:rPr>
        <w:annotationRef/>
      </w:r>
      <w:r>
        <w:t>Ok. Mas isso é fundamental... temos que definir já para o artigo. Deixa assim, mas para o Jorge man</w:t>
      </w:r>
      <w:r>
        <w:t xml:space="preserve">da com um comentário que ela está sendo definida. </w:t>
      </w:r>
    </w:p>
  </w:comment>
  <w:comment w:id="6" w:author="Debora Nice Ferrari Barbosa" w:date="2011-07-14T14:49:00Z" w:initials="DB">
    <w:p w:rsidR="00902BFF" w:rsidRDefault="004B12DD">
      <w:pPr>
        <w:pStyle w:val="CommentText"/>
      </w:pPr>
      <w:r>
        <w:rPr>
          <w:rStyle w:val="CommentReference"/>
        </w:rPr>
        <w:annotationRef/>
      </w:r>
      <w:r>
        <w:t>Não ficou claro acima que o que é pré-definido dão os algoritmos.. pareceu que eram as regras</w:t>
      </w:r>
    </w:p>
  </w:comment>
  <w:comment w:id="7" w:author="Debora Nice Ferrari Barbosa" w:date="2011-07-14T14:50:00Z" w:initials="DB">
    <w:p w:rsidR="00902BFF" w:rsidRDefault="004B12DD">
      <w:pPr>
        <w:pStyle w:val="CommentText"/>
      </w:pPr>
      <w:r>
        <w:rPr>
          <w:rStyle w:val="CommentReference"/>
        </w:rPr>
        <w:annotationRef/>
      </w:r>
      <w:r>
        <w:t>Como vais representar esses dados? Tem que ter uma semântica para armazenar e usar esses dados, já que eles v</w:t>
      </w:r>
      <w:r>
        <w:t>ão compor o perfil e terão de ser lidos pelas aplicações</w:t>
      </w:r>
    </w:p>
  </w:comment>
  <w:comment w:id="8" w:author="Debora Nice Ferrari Barbosa" w:date="2011-07-14T14:51:00Z" w:initials="DB">
    <w:p w:rsidR="00902BFF" w:rsidRDefault="004B12DD">
      <w:pPr>
        <w:pStyle w:val="CommentText"/>
      </w:pPr>
      <w:r>
        <w:rPr>
          <w:rStyle w:val="CommentReference"/>
        </w:rPr>
        <w:annotationRef/>
      </w:r>
      <w:r>
        <w:t>Ficou confuso... o que são esses campos. Explicar melhor.</w:t>
      </w:r>
    </w:p>
  </w:comment>
  <w:comment w:id="9" w:author="Debora Nice Ferrari Barbosa" w:date="2011-07-14T14:51:00Z" w:initials="DB">
    <w:p w:rsidR="00902BFF" w:rsidRDefault="004B12DD">
      <w:pPr>
        <w:pStyle w:val="CommentText"/>
      </w:pPr>
      <w:r>
        <w:rPr>
          <w:rStyle w:val="CommentReference"/>
        </w:rPr>
        <w:annotationRef/>
      </w:r>
      <w:r>
        <w:t>Mesma obs. Da ontologia</w:t>
      </w:r>
    </w:p>
  </w:comment>
  <w:comment w:id="10" w:author="Debora Nice Ferrari Barbosa" w:date="2011-07-14T15:14:00Z" w:initials="DB">
    <w:p w:rsidR="00902BFF" w:rsidRDefault="004B12DD">
      <w:pPr>
        <w:pStyle w:val="CommentText"/>
      </w:pPr>
      <w:r>
        <w:rPr>
          <w:rStyle w:val="CommentReference"/>
        </w:rPr>
        <w:annotationRef/>
      </w:r>
      <w:r>
        <w:t>André, vamso ter que especificar melhor isso. Uma boa forma é colocar exemplos.. assim não precisamos definir todo</w:t>
      </w:r>
      <w:r>
        <w:t>s os dados mas uma parte deles agora.  Como essas regras serão enviadas? A questão do campo livre Tb deve ser especificada melhor.</w:t>
      </w:r>
    </w:p>
  </w:comment>
  <w:comment w:id="12" w:author="Debora Nice Ferrari Barbosa" w:date="2011-07-14T15:22:00Z" w:initials="DB">
    <w:p w:rsidR="00902BFF" w:rsidRDefault="004B12DD">
      <w:pPr>
        <w:pStyle w:val="CommentText"/>
      </w:pPr>
      <w:r>
        <w:rPr>
          <w:rStyle w:val="CommentReference"/>
        </w:rPr>
        <w:annotationRef/>
      </w:r>
      <w:r>
        <w:t>Rever esta figura conforme a primeira</w:t>
      </w:r>
    </w:p>
  </w:comment>
  <w:comment w:id="13" w:author="Debora Nice Ferrari Barbosa" w:date="2011-07-14T15:23:00Z" w:initials="DB">
    <w:p w:rsidR="00902BFF" w:rsidRDefault="004B12DD">
      <w:pPr>
        <w:pStyle w:val="CommentText"/>
      </w:pPr>
      <w:r>
        <w:rPr>
          <w:rStyle w:val="CommentReference"/>
        </w:rPr>
        <w:annotationRef/>
      </w:r>
      <w:r>
        <w:t xml:space="preserve">Acho que isso é uma coisa que no artigo já tem que ficar definida. </w:t>
      </w:r>
      <w:r>
        <w:t xml:space="preserve">Talvez colocar em </w:t>
      </w:r>
      <w:r>
        <w:t>destque quando enviares ao Jorge, para definirmos.</w:t>
      </w:r>
    </w:p>
  </w:comment>
  <w:comment w:id="14" w:author="Debora Nice Ferrari Barbosa" w:date="2011-07-14T15:24:00Z" w:initials="DB">
    <w:p w:rsidR="00902BFF" w:rsidRDefault="004B12DD">
      <w:pPr>
        <w:pStyle w:val="CommentText"/>
      </w:pPr>
      <w:r>
        <w:rPr>
          <w:rStyle w:val="CommentReference"/>
        </w:rPr>
        <w:annotationRef/>
      </w:r>
      <w:r>
        <w:t xml:space="preserve">Definir o que são clientes. Se estamos falando de entidade, então talvez usar este termo. Mas se </w:t>
      </w:r>
      <w:r>
        <w:t>estamos falando de aplciações clientes, ai tem que explicar</w:t>
      </w:r>
    </w:p>
  </w:comment>
  <w:comment w:id="15" w:author="Debora Nice Ferrari Barbosa" w:date="2011-07-14T15:25:00Z" w:initials="DB">
    <w:p w:rsidR="00902BFF" w:rsidRDefault="004B12DD">
      <w:pPr>
        <w:pStyle w:val="CommentText"/>
      </w:pPr>
      <w:r>
        <w:rPr>
          <w:rStyle w:val="CommentReference"/>
        </w:rPr>
        <w:annotationRef/>
      </w:r>
      <w:r>
        <w:t>Mesma observação. André, revisa.. pois algumas</w:t>
      </w:r>
      <w:r>
        <w:t xml:space="preserve"> coisas vamos amadurecendo ao longo da leitura do texto. Esses conceitos devem estar presente desde o inicio.</w:t>
      </w:r>
      <w:r>
        <w:t xml:space="preserve"> Revisar em todo o texto</w:t>
      </w:r>
    </w:p>
  </w:comment>
  <w:comment w:id="16" w:author="Debora Nice Ferrari Barbosa" w:date="2011-07-14T15:26:00Z" w:initials="DB">
    <w:p w:rsidR="004A023D" w:rsidRDefault="004B12DD">
      <w:pPr>
        <w:pStyle w:val="CommentText"/>
      </w:pPr>
      <w:r>
        <w:rPr>
          <w:rStyle w:val="CommentReference"/>
        </w:rPr>
        <w:annotationRef/>
      </w:r>
      <w:r>
        <w:t>Que formato.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54FC4"/>
    <w:multiLevelType w:val="multilevel"/>
    <w:tmpl w:val="8B38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16957D8F"/>
    <w:multiLevelType w:val="hybridMultilevel"/>
    <w:tmpl w:val="3DE60F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E283531"/>
    <w:multiLevelType w:val="hybridMultilevel"/>
    <w:tmpl w:val="BE30C6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4AD60BE"/>
    <w:multiLevelType w:val="hybridMultilevel"/>
    <w:tmpl w:val="4AEA4F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FAD5CA7"/>
    <w:multiLevelType w:val="hybridMultilevel"/>
    <w:tmpl w:val="76A07C3E"/>
    <w:lvl w:ilvl="0" w:tplc="43EAC4C2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proofState w:spelling="clean" w:grammar="clean"/>
  <w:doNotTrackMoves/>
  <w:defaultTabStop w:val="708"/>
  <w:hyphenationZone w:val="425"/>
  <w:characterSpacingControl w:val="doNotCompress"/>
  <w:compat/>
  <w:rsids>
    <w:rsidRoot w:val="00022102"/>
    <w:rsid w:val="00022102"/>
    <w:rsid w:val="004B12DD"/>
    <w:rsid w:val="008A3CA4"/>
    <w:rsid w:val="009103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68A5"/>
    <w:pPr>
      <w:spacing w:after="100"/>
      <w:ind w:firstLine="425"/>
    </w:pPr>
  </w:style>
  <w:style w:type="paragraph" w:styleId="Heading1">
    <w:name w:val="heading 1"/>
    <w:basedOn w:val="Normal"/>
    <w:next w:val="Normal"/>
    <w:link w:val="Heading1Char"/>
    <w:uiPriority w:val="9"/>
    <w:qFormat/>
    <w:rsid w:val="00066645"/>
    <w:pPr>
      <w:keepNext/>
      <w:keepLines/>
      <w:numPr>
        <w:numId w:val="1"/>
      </w:numPr>
      <w:spacing w:before="480" w:after="240"/>
      <w:ind w:left="357" w:hanging="357"/>
      <w:outlineLvl w:val="0"/>
    </w:pPr>
    <w:rPr>
      <w:rFonts w:ascii="Times New Roman" w:eastAsiaTheme="majorEastAsia" w:hAnsi="Times New Roman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645"/>
    <w:pPr>
      <w:keepNext/>
      <w:keepLines/>
      <w:numPr>
        <w:ilvl w:val="1"/>
        <w:numId w:val="2"/>
      </w:numPr>
      <w:spacing w:before="200" w:after="120"/>
      <w:ind w:left="431" w:hanging="431"/>
      <w:outlineLvl w:val="1"/>
    </w:pPr>
    <w:rPr>
      <w:rFonts w:eastAsiaTheme="majorEastAsia" w:cstheme="majorBidi"/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6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645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66645"/>
    <w:pPr>
      <w:spacing w:line="240" w:lineRule="auto"/>
    </w:pPr>
    <w:rPr>
      <w:bCs/>
      <w:sz w:val="20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66645"/>
    <w:rPr>
      <w:rFonts w:ascii="Times New Roman" w:eastAsiaTheme="majorEastAsia" w:hAnsi="Times New Roman" w:cstheme="majorBidi"/>
      <w:b/>
      <w:bCs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66645"/>
    <w:rPr>
      <w:rFonts w:eastAsiaTheme="majorEastAsia" w:cstheme="majorBidi"/>
      <w:b/>
      <w:bCs/>
      <w:sz w:val="24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6664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6664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39465F"/>
    <w:pPr>
      <w:ind w:left="720"/>
      <w:contextualSpacing/>
    </w:pPr>
  </w:style>
  <w:style w:type="character" w:styleId="Strong">
    <w:name w:val="Strong"/>
    <w:basedOn w:val="DefaultParagraphFont"/>
    <w:qFormat/>
    <w:rsid w:val="00993578"/>
    <w:rPr>
      <w:b/>
    </w:rPr>
  </w:style>
  <w:style w:type="character" w:styleId="CommentReference">
    <w:name w:val="annotation reference"/>
    <w:basedOn w:val="DefaultParagraphFont"/>
    <w:uiPriority w:val="99"/>
    <w:semiHidden/>
    <w:unhideWhenUsed/>
    <w:rsid w:val="000C4826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4826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482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4826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4826"/>
    <w:rPr>
      <w:b/>
      <w:bCs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454D993A-E534-435B-8328-2F237F1CA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819</Words>
  <Characters>4426</Characters>
  <Application>Microsoft Office Word</Application>
  <DocSecurity>0</DocSecurity>
  <Lines>36</Lines>
  <Paragraphs>10</Paragraphs>
  <ScaleCrop>false</ScaleCrop>
  <Company>Grizli777</Company>
  <LinksUpToDate>false</LinksUpToDate>
  <CharactersWithSpaces>5235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</dc:creator>
  <cp:keywords/>
  <dc:description/>
  <cp:lastModifiedBy>Andre</cp:lastModifiedBy>
  <cp:revision>12</cp:revision>
  <dcterms:created xsi:type="dcterms:W3CDTF">2011-07-10T19:22:00Z</dcterms:created>
  <dcterms:modified xsi:type="dcterms:W3CDTF">2011-07-17T21:20:00Z</dcterms:modified>
</cp:coreProperties>
</file>